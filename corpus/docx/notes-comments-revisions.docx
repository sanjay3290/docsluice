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Maintenance Record</w:t>
      </w:r>
    </w:p>
    <w:p>
      <w:pPr>
        <w:pStyle w:val="Normal"/>
        <w:bidi w:val="0"/>
        <w:jc w:val="start"/>
        <w:rPr/>
      </w:pPr>
      <w:r>
        <w:rPr/>
        <w:t>Valve inspection completed on 2026-05-14.</w:t>
      </w:r>
    </w:p>
    <w:p>
      <w:pPr>
        <w:pStyle w:val="Normal"/>
        <w:bidi w:val="0"/>
        <w:jc w:val="start"/>
        <w:rPr/>
      </w:pPr>
      <w:r>
        <w:rPr/>
        <w:t>Valve pressure rose to 18 kPa</w:t>
      </w:r>
      <w:ins w:id="0" w:author="R. Sample" w:date="2026-05-14T10:00:00Z">
        <w:r>
          <w:rPr/>
          <w:t>Replacement gasket fitted.</w:t>
        </w:r>
      </w:ins>
      <w:r>
        <w:rPr/>
        <w:t>.</w:t>
      </w:r>
    </w:p>
    <w:p>
      <w:pPr>
        <w:pStyle w:val="Normal"/>
        <w:bidi w:val="0"/>
        <w:jc w:val="start"/>
        <w:rPr/>
      </w:pPr>
      <w:r>
        <w:rPr/>
        <w:t>Inspect the eastern line.</w:t>
      </w:r>
      <w:r>
        <w:rPr/>
        <w:commentReference w:id="0"/>
      </w:r>
    </w:p>
    <w:p>
      <w:pPr>
        <w:pStyle w:val="Normal"/>
        <w:bidi w:val="0"/>
        <w:jc w:val="start"/>
        <w:rPr/>
      </w:pPr>
      <w:r>
        <w:rPr/>
        <w:t>Safety review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start"/>
        <w:rPr/>
      </w:pPr>
      <w:r>
        <w:rPr/>
        <w:t>Archive reference</w:t>
      </w:r>
      <w:r>
        <w:rPr>
          <w:rStyle w:val="EndnoteReference"/>
        </w:rPr>
        <w:endnoteReference w:id="2"/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sey Example" w:date="2026-05-14T1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Confirm the gauge serial number.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>Record generated for CC0 parser fixtures.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Pressure was measured with a synthetic test gauge.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