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Heading1"/>
      </w:pPr>
      <w:r>
        <w:t xml:space="preserve">Tracked changes and images</w:t>
      </w:r>
    </w:p>
    <w:p>
      <w:r>
        <w:t xml:space="preserve">The valve was </w:t>
      </w:r>
      <w:ins w:id="1" w:author="Reviewer" w:date="2026-05-14T10:00:00Z">
        <w:r>
          <w:t xml:space="preserve">replaced</w:t>
        </w:r>
      </w:ins>
      <w:del w:id="2" w:author="Reviewer" w:date="2026-05-14T10:00:00Z">
        <w:r>
          <w:delText xml:space="preserve">repaired</w:delText>
        </w:r>
      </w:del>
      <w:r>
        <w:t xml:space="preserve"> yesterday.</w:t>
      </w:r>
    </w:p>
    <w:p>
      <w:moveFrom w:id="3" w:author="Reviewer" w:date="2026-05-14T10:00:00Z">
        <w:r>
          <w:t>Moved sentence.</w:t>
        </w:r>
      </w:moveFrom>
      <w:r>
        <w:t xml:space="preserve"> Remaining text.</w:t>
      </w:r>
    </w:p>
    <w:p>
      <w:pPr>
        <w:rPr>
          <w:del w:id="20" w:author="Reviewer" w:date="2026-05-14T10:00:00Z"/>
        </w:rPr>
      </w:pPr>
      <w:r>
        <w:t xml:space="preserve">First half</w:t>
      </w:r>
    </w:p>
    <w:p>
      <w:r>
        <w:t xml:space="preserve"> joins the second half when the mark deletion is accepted.</w:t>
      </w:r>
    </w:p>
    <w:p>
      <w:pPr>
        <w:rPr>
          <w:ins w:id="21" w:author="Reviewer" w:date="2026-05-14T10:00:00Z"/>
        </w:rPr>
      </w:pPr>
      <w:r>
        <w:t xml:space="preserve">An inserted break</w:t>
      </w:r>
    </w:p>
    <w:p>
      <w:r>
        <w:t xml:space="preserve"> disappears when insertions are rejected.</w:t>
      </w:r>
    </w:p>
    <w:p>
      <w:r>
        <w:t xml:space="preserve">Destination: </w:t>
      </w:r>
      <w:moveTo w:id="4" w:author="Reviewer" w:date="2026-05-14T10:00:00Z">
        <w:r>
          <w:t>Moved sentence.</w:t>
        </w:r>
      </w:moveTo>
    </w:p>
    <w:p>
      <w:r>
        <w:t xml:space="preserve">Figure below.</w:t>
      </w:r>
      <w:r>
        <w:drawing>
          <wp:inline>
            <wp:extent cx="1905000" cy="952500"/>
            <wp:docPr id="1" name="Picture 1" descr="Marsh map" title="Map of the marsh"/>
            <a:graphic>
              <a:graphicData uri="http://schemas.openxmlformats.org/drawingml/2006/picture">
                <pic:pic>
                  <pic:blipFill>
                    <a:blip r:embed="rIdImage1"/>
                  </pic:blipFill>
                </pic:pic>
              </a:graphicData>
            </a:graphic>
          </wp:inline>
        </w:drawing>
      </w:r>
    </w:p>
    <w:p>
      <w:r>
        <w:pict>
          <v:shape id="legacy" alt="Legacy figure" o:title="Old title" style="width:96pt;height:48pt">
            <v:imagedata r:id="rIdImage2" o:title="Old title"/>
          </v:shape>
        </w:pict>
      </w:r>
    </w:p>
    <w:p>
      <w:r>
        <w:drawing>
          <wp:inline>
            <wp:extent cx="952500" cy="952500"/>
            <wp:docPr id="3" name="Picture 3" descr="Remote picture" title=""/>
            <a:graphic>
              <a:graphicData uri="http://schemas.openxmlformats.org/drawingml/2006/picture">
                <pic:pic>
                  <pic:blipFill>
                    <a:blip r:link="rIdRemote"/>
                  </pic:blipFill>
                </pic:pic>
              </a:graphicData>
            </a:graphic>
          </wp:inline>
        </w:drawing>
      </w:r>
    </w:p>
    <w:p>
      <w:r>
        <w:t xml:space="preserve">Closing paragraph.</w:t>
      </w:r>
    </w:p>
  </w:body>
</w:document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Remote" Type="http://schemas.openxmlformats.org/officeDocument/2006/relationships/image" Target="https://example.invalid/remote.png" TargetMode="External"/></Relationships>
</file>